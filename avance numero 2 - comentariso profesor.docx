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039542667"/>
        <w:tag w:val="goog_rdk_2"/>
      </w:sdtPr>
      <w:sdtContent>
        <w:p w:rsidR="00000000" w:rsidDel="00000000" w:rsidP="00000000" w:rsidRDefault="00000000" w:rsidRPr="00000000" w14:paraId="00000001">
          <w:pPr>
            <w:pStyle w:val="Heading1"/>
            <w:rPr>
              <w:ins w:author="Manuel Felipe Pineda Torres" w:id="0" w:date="2026-08-27T12:16:00Z"/>
            </w:rPr>
          </w:pPr>
          <w:sdt>
            <w:sdtPr>
              <w:id w:val="575563498"/>
              <w:tag w:val="goog_rdk_1"/>
            </w:sdtPr>
            <w:sdtContent>
              <w:ins w:author="Manuel Felipe Pineda Torres" w:id="0" w:date="2026-08-27T12:16:00Z">
                <w:bookmarkStart w:colFirst="0" w:colLast="0" w:name="_heading=h.ch8oma64ylci" w:id="0"/>
                <w:bookmarkEnd w:id="0"/>
                <w:r w:rsidDel="00000000" w:rsidR="00000000" w:rsidRPr="00000000">
                  <w:rPr>
                    <w:rtl w:val="0"/>
                  </w:rPr>
                </w:r>
              </w:ins>
            </w:sdtContent>
          </w:sdt>
        </w:p>
      </w:sdtContent>
    </w:sdt>
    <w:sdt>
      <w:sdtPr>
        <w:id w:val="-1882768747"/>
        <w:tag w:val="goog_rdk_4"/>
      </w:sdtPr>
      <w:sdtContent>
        <w:p w:rsidR="00000000" w:rsidDel="00000000" w:rsidP="00000000" w:rsidRDefault="00000000" w:rsidRPr="00000000" w14:paraId="00000002">
          <w:pPr>
            <w:pStyle w:val="Heading1"/>
            <w:rPr>
              <w:ins w:author="Manuel Felipe Pineda Torres" w:id="0" w:date="2026-08-27T12:16:00Z"/>
            </w:rPr>
          </w:pPr>
          <w:sdt>
            <w:sdtPr>
              <w:id w:val="195754510"/>
              <w:tag w:val="goog_rdk_3"/>
            </w:sdtPr>
            <w:sdtContent>
              <w:ins w:author="Manuel Felipe Pineda Torres" w:id="0" w:date="2026-08-27T12:16:00Z">
                <w:r w:rsidDel="00000000" w:rsidR="00000000" w:rsidRPr="00000000">
                  <w:rPr>
                    <w:rtl w:val="0"/>
                  </w:rPr>
                  <w:t xml:space="preserve">Incorporar título. </w:t>
                </w:r>
              </w:ins>
            </w:sdtContent>
          </w:sdt>
        </w:p>
      </w:sdtContent>
    </w:sdt>
    <w:sdt>
      <w:sdtPr>
        <w:id w:val="1231166604"/>
        <w:tag w:val="goog_rdk_6"/>
      </w:sdtPr>
      <w:sdtContent>
        <w:p w:rsidR="00000000" w:rsidDel="00000000" w:rsidP="00000000" w:rsidRDefault="00000000" w:rsidRPr="00000000" w14:paraId="00000003">
          <w:pPr>
            <w:pStyle w:val="Heading1"/>
            <w:rPr>
              <w:ins w:author="Manuel Felipe Pineda Torres" w:id="0" w:date="2026-08-27T12:16:00Z"/>
            </w:rPr>
          </w:pPr>
          <w:sdt>
            <w:sdtPr>
              <w:id w:val="776507202"/>
              <w:tag w:val="goog_rdk_5"/>
            </w:sdtPr>
            <w:sdtContent>
              <w:ins w:author="Manuel Felipe Pineda Torres" w:id="0" w:date="2026-08-27T12:16:00Z">
                <w:r w:rsidDel="00000000" w:rsidR="00000000" w:rsidRPr="00000000">
                  <w:rPr>
                    <w:rtl w:val="0"/>
                  </w:rPr>
                  <w:t xml:space="preserve">Ir ya tomando formato de tesis. </w:t>
                </w:r>
              </w:ins>
            </w:sdtContent>
          </w:sdt>
        </w:p>
      </w:sdtContent>
    </w:sdt>
    <w:sdt>
      <w:sdtPr>
        <w:id w:val="644139108"/>
        <w:tag w:val="goog_rdk_8"/>
      </w:sdtPr>
      <w:sdtContent>
        <w:p w:rsidR="00000000" w:rsidDel="00000000" w:rsidP="00000000" w:rsidRDefault="00000000" w:rsidRPr="00000000" w14:paraId="00000004">
          <w:pPr>
            <w:pStyle w:val="Heading1"/>
            <w:rPr>
              <w:ins w:author="Manuel Felipe Pineda Torres" w:id="0" w:date="2026-08-27T12:16:00Z"/>
            </w:rPr>
          </w:pPr>
          <w:sdt>
            <w:sdtPr>
              <w:id w:val="1957751952"/>
              <w:tag w:val="goog_rdk_7"/>
            </w:sdtPr>
            <w:sdtContent>
              <w:ins w:author="Manuel Felipe Pineda Torres" w:id="0" w:date="2026-08-27T12:16:00Z">
                <w:r w:rsidDel="00000000" w:rsidR="00000000" w:rsidRPr="00000000">
                  <w:rPr>
                    <w:rtl w:val="0"/>
                  </w:rPr>
                </w:r>
              </w:ins>
            </w:sdtContent>
          </w:sdt>
        </w:p>
      </w:sdtContent>
    </w:sdt>
    <w:p w:rsidR="00000000" w:rsidDel="00000000" w:rsidP="00000000" w:rsidRDefault="00000000" w:rsidRPr="00000000" w14:paraId="00000005">
      <w:pPr>
        <w:pStyle w:val="Heading1"/>
        <w:rPr/>
      </w:pPr>
      <w:r w:rsidDel="00000000" w:rsidR="00000000" w:rsidRPr="00000000">
        <w:rPr>
          <w:rtl w:val="0"/>
        </w:rPr>
        <w:t xml:space="preserve">Resumen.</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Esta investigación tiene intenciones de abordar </w:t>
      </w:r>
      <w:sdt>
        <w:sdtPr>
          <w:id w:val="1808205732"/>
          <w:tag w:val="goog_rdk_9"/>
        </w:sdtPr>
        <w:sdtContent>
          <w:commentRangeStart w:id="0"/>
        </w:sdtContent>
      </w:sdt>
      <w:r w:rsidDel="00000000" w:rsidR="00000000" w:rsidRPr="00000000">
        <w:rPr>
          <w:rFonts w:ascii="Times New Roman" w:cs="Times New Roman" w:eastAsia="Times New Roman" w:hAnsi="Times New Roman"/>
          <w:sz w:val="26"/>
          <w:szCs w:val="26"/>
          <w:rtl w:val="0"/>
        </w:rPr>
        <w:t xml:space="preserve">la construcción mediática </w:t>
      </w:r>
      <w:commentRangeEnd w:id="0"/>
      <w:r w:rsidDel="00000000" w:rsidR="00000000" w:rsidRPr="00000000">
        <w:commentReference w:id="0"/>
      </w:r>
      <w:r w:rsidDel="00000000" w:rsidR="00000000" w:rsidRPr="00000000">
        <w:rPr>
          <w:rFonts w:ascii="Times New Roman" w:cs="Times New Roman" w:eastAsia="Times New Roman" w:hAnsi="Times New Roman"/>
          <w:sz w:val="26"/>
          <w:szCs w:val="26"/>
          <w:rtl w:val="0"/>
        </w:rPr>
        <w:t xml:space="preserve">de la representación del pueblo mapuche urbano como un actor político en la ciudad, específicamente en el caso de la comuna de El Bosque. Esta migración campo-ciudad </w:t>
      </w:r>
      <w:sdt>
        <w:sdtPr>
          <w:id w:val="1529166162"/>
          <w:tag w:val="goog_rdk_10"/>
        </w:sdtPr>
        <w:sdtContent>
          <w:r w:rsidDel="00000000" w:rsidR="00000000" w:rsidRPr="00000000">
            <w:rPr>
              <w:rFonts w:ascii="Times New Roman" w:cs="Times New Roman" w:eastAsia="Times New Roman" w:hAnsi="Times New Roman"/>
              <w:sz w:val="26"/>
              <w:szCs w:val="26"/>
              <w:highlight w:val="yellow"/>
              <w:rtl w:val="0"/>
              <w:rPrChange w:author="Manuel Felipe Pineda Torres" w:id="1" w:date="2026-08-27T12:17:00Z">
                <w:rPr>
                  <w:rFonts w:ascii="Times New Roman" w:cs="Times New Roman" w:eastAsia="Times New Roman" w:hAnsi="Times New Roman"/>
                  <w:sz w:val="26"/>
                  <w:szCs w:val="26"/>
                </w:rPr>
              </w:rPrChange>
            </w:rPr>
            <w:t xml:space="preserve">la cual</w:t>
          </w:r>
        </w:sdtContent>
      </w:sdt>
      <w:r w:rsidDel="00000000" w:rsidR="00000000" w:rsidRPr="00000000">
        <w:rPr>
          <w:rFonts w:ascii="Times New Roman" w:cs="Times New Roman" w:eastAsia="Times New Roman" w:hAnsi="Times New Roman"/>
          <w:sz w:val="26"/>
          <w:szCs w:val="26"/>
          <w:rtl w:val="0"/>
        </w:rPr>
        <w:t xml:space="preserve"> se ha configurado desde el siglo XX, c</w:t>
      </w:r>
      <w:sdt>
        <w:sdtPr>
          <w:id w:val="-127428054"/>
          <w:tag w:val="goog_rdk_11"/>
        </w:sdtPr>
        <w:sdtContent>
          <w:r w:rsidDel="00000000" w:rsidR="00000000" w:rsidRPr="00000000">
            <w:rPr>
              <w:rFonts w:ascii="Times New Roman" w:cs="Times New Roman" w:eastAsia="Times New Roman" w:hAnsi="Times New Roman"/>
              <w:sz w:val="26"/>
              <w:szCs w:val="26"/>
              <w:highlight w:val="yellow"/>
              <w:rtl w:val="0"/>
              <w:rPrChange w:author="Manuel Felipe Pineda Torres" w:id="2" w:date="2026-08-27T12:17:00Z">
                <w:rPr>
                  <w:rFonts w:ascii="Times New Roman" w:cs="Times New Roman" w:eastAsia="Times New Roman" w:hAnsi="Times New Roman"/>
                  <w:sz w:val="26"/>
                  <w:szCs w:val="26"/>
                </w:rPr>
              </w:rPrChange>
            </w:rPr>
            <w:t xml:space="preserve">uál</w:t>
          </w:r>
        </w:sdtContent>
      </w:sdt>
      <w:r w:rsidDel="00000000" w:rsidR="00000000" w:rsidRPr="00000000">
        <w:rPr>
          <w:rFonts w:ascii="Times New Roman" w:cs="Times New Roman" w:eastAsia="Times New Roman" w:hAnsi="Times New Roman"/>
          <w:sz w:val="26"/>
          <w:szCs w:val="26"/>
          <w:rtl w:val="0"/>
        </w:rPr>
        <w:t xml:space="preserve"> ha situado a una presencia mapuche urbana sostenida en el tiempo, </w:t>
      </w:r>
      <w:sdt>
        <w:sdtPr>
          <w:id w:val="934436188"/>
          <w:tag w:val="goog_rdk_12"/>
        </w:sdtPr>
        <w:sdtContent>
          <w:r w:rsidDel="00000000" w:rsidR="00000000" w:rsidRPr="00000000">
            <w:rPr>
              <w:rFonts w:ascii="Times New Roman" w:cs="Times New Roman" w:eastAsia="Times New Roman" w:hAnsi="Times New Roman"/>
              <w:sz w:val="26"/>
              <w:szCs w:val="26"/>
              <w:highlight w:val="yellow"/>
              <w:rtl w:val="0"/>
              <w:rPrChange w:author="Manuel Felipe Pineda Torres" w:id="3" w:date="2026-08-27T12:17:00Z">
                <w:rPr>
                  <w:rFonts w:ascii="Times New Roman" w:cs="Times New Roman" w:eastAsia="Times New Roman" w:hAnsi="Times New Roman"/>
                  <w:sz w:val="26"/>
                  <w:szCs w:val="26"/>
                </w:rPr>
              </w:rPrChange>
            </w:rPr>
            <w:t xml:space="preserve">la cual</w:t>
          </w:r>
        </w:sdtContent>
      </w:sdt>
      <w:r w:rsidDel="00000000" w:rsidR="00000000" w:rsidRPr="00000000">
        <w:rPr>
          <w:rFonts w:ascii="Times New Roman" w:cs="Times New Roman" w:eastAsia="Times New Roman" w:hAnsi="Times New Roman"/>
          <w:sz w:val="26"/>
          <w:szCs w:val="26"/>
          <w:rtl w:val="0"/>
        </w:rPr>
        <w:t xml:space="preserve"> se ha logrado manifestar en organizaciones y formas de participación. Pero en la actualidad esta presencia ha sido reconocida como un sujeto político legítimo tanto en el debate público como en el ámbito de la política formal, lo que nos deja una tensión entre la imagen histórica asociada al mapuche rural y formas de identidad y organización urbana. </w:t>
      </w:r>
      <w:sdt>
        <w:sdtPr>
          <w:id w:val="925921123"/>
          <w:tag w:val="goog_rdk_13"/>
        </w:sdtPr>
        <w:sdtContent>
          <w:r w:rsidDel="00000000" w:rsidR="00000000" w:rsidRPr="00000000">
            <w:rPr>
              <w:rFonts w:ascii="Times New Roman" w:cs="Times New Roman" w:eastAsia="Times New Roman" w:hAnsi="Times New Roman"/>
              <w:sz w:val="26"/>
              <w:szCs w:val="26"/>
              <w:highlight w:val="yellow"/>
              <w:rtl w:val="0"/>
              <w:rPrChange w:author="Manuel Felipe Pineda Torres" w:id="4" w:date="2026-08-27T12:18:00Z">
                <w:rPr>
                  <w:rFonts w:ascii="Times New Roman" w:cs="Times New Roman" w:eastAsia="Times New Roman" w:hAnsi="Times New Roman"/>
                  <w:sz w:val="26"/>
                  <w:szCs w:val="26"/>
                </w:rPr>
              </w:rPrChange>
            </w:rPr>
            <w:t xml:space="preserve">En este contexto el estudio se hace una pregunta importante, sobre como en el campo televisivo la representación del pueblo mapuche urbano como un actor político de la ciudad, y que efectos </w:t>
          </w:r>
        </w:sdtContent>
      </w:sdt>
      <w:sdt>
        <w:sdtPr>
          <w:id w:val="-1213536902"/>
          <w:tag w:val="goog_rdk_14"/>
        </w:sdtPr>
        <w:sdtContent>
          <w:commentRangeStart w:id="1"/>
        </w:sdtContent>
      </w:sdt>
      <w:sdt>
        <w:sdtPr>
          <w:id w:val="122285516"/>
          <w:tag w:val="goog_rdk_15"/>
        </w:sdtPr>
        <w:sdtContent>
          <w:r w:rsidDel="00000000" w:rsidR="00000000" w:rsidRPr="00000000">
            <w:rPr>
              <w:rFonts w:ascii="Times New Roman" w:cs="Times New Roman" w:eastAsia="Times New Roman" w:hAnsi="Times New Roman"/>
              <w:sz w:val="26"/>
              <w:szCs w:val="26"/>
              <w:highlight w:val="yellow"/>
              <w:rtl w:val="0"/>
              <w:rPrChange w:author="Manuel Felipe Pineda Torres" w:id="4" w:date="2026-08-27T12:18:00Z">
                <w:rPr>
                  <w:rFonts w:ascii="Times New Roman" w:cs="Times New Roman" w:eastAsia="Times New Roman" w:hAnsi="Times New Roman"/>
                  <w:sz w:val="26"/>
                  <w:szCs w:val="26"/>
                </w:rPr>
              </w:rPrChange>
            </w:rPr>
            <w:t xml:space="preserve">existen</w:t>
          </w:r>
        </w:sdtContent>
      </w:sdt>
      <w:commentRangeEnd w:id="1"/>
      <w:r w:rsidDel="00000000" w:rsidR="00000000" w:rsidRPr="00000000">
        <w:commentReference w:id="1"/>
      </w:r>
      <w:sdt>
        <w:sdtPr>
          <w:id w:val="-559430940"/>
          <w:tag w:val="goog_rdk_16"/>
        </w:sdtPr>
        <w:sdtContent>
          <w:r w:rsidDel="00000000" w:rsidR="00000000" w:rsidRPr="00000000">
            <w:rPr>
              <w:rFonts w:ascii="Times New Roman" w:cs="Times New Roman" w:eastAsia="Times New Roman" w:hAnsi="Times New Roman"/>
              <w:sz w:val="26"/>
              <w:szCs w:val="26"/>
              <w:highlight w:val="yellow"/>
              <w:rtl w:val="0"/>
              <w:rPrChange w:author="Manuel Felipe Pineda Torres" w:id="4" w:date="2026-08-27T12:18:00Z">
                <w:rPr>
                  <w:rFonts w:ascii="Times New Roman" w:cs="Times New Roman" w:eastAsia="Times New Roman" w:hAnsi="Times New Roman"/>
                  <w:sz w:val="26"/>
                  <w:szCs w:val="26"/>
                </w:rPr>
              </w:rPrChange>
            </w:rPr>
            <w:t xml:space="preserve"> en esta construcción sobre su reconocimiento en la esfera pública y política formal.</w:t>
          </w:r>
        </w:sdtContent>
      </w:sdt>
      <w:r w:rsidDel="00000000" w:rsidR="00000000" w:rsidRPr="00000000">
        <w:rPr>
          <w:rFonts w:ascii="Times New Roman" w:cs="Times New Roman" w:eastAsia="Times New Roman" w:hAnsi="Times New Roman"/>
          <w:sz w:val="26"/>
          <w:szCs w:val="26"/>
          <w:rtl w:val="0"/>
        </w:rPr>
        <w:t xml:space="preserve"> Entonces para responder esta pregunta con un análisis del corpus de programas televisivos, y poder contrastar dichas representaciones con las percepciones y experiencias en personas mapuches que viven en zonas urbanas específicamente en la comuna </w:t>
      </w:r>
      <w:sdt>
        <w:sdtPr>
          <w:id w:val="1025458206"/>
          <w:tag w:val="goog_rdk_17"/>
        </w:sdtPr>
        <w:sdtContent>
          <w:commentRangeStart w:id="2"/>
        </w:sdtContent>
      </w:sdt>
      <w:r w:rsidDel="00000000" w:rsidR="00000000" w:rsidRPr="00000000">
        <w:rPr>
          <w:rFonts w:ascii="Times New Roman" w:cs="Times New Roman" w:eastAsia="Times New Roman" w:hAnsi="Times New Roman"/>
          <w:sz w:val="26"/>
          <w:szCs w:val="26"/>
          <w:rtl w:val="0"/>
        </w:rPr>
        <w:t xml:space="preserve">del bosque</w:t>
      </w:r>
      <w:commentRangeEnd w:id="2"/>
      <w:r w:rsidDel="00000000" w:rsidR="00000000" w:rsidRPr="00000000">
        <w:commentReference w:id="2"/>
      </w:r>
      <w:r w:rsidDel="00000000" w:rsidR="00000000" w:rsidRPr="00000000">
        <w:rPr>
          <w:rFonts w:ascii="Times New Roman" w:cs="Times New Roman" w:eastAsia="Times New Roman" w:hAnsi="Times New Roman"/>
          <w:sz w:val="26"/>
          <w:szCs w:val="26"/>
          <w:rtl w:val="0"/>
        </w:rPr>
        <w:t xml:space="preserve">. El marco teórico se articula en la construcción social de la realidad, los imaginarios y representaciones sociales, el poder simbólico, junto con las nociones de estigma, alteridad y reconocimiento social y político aplicadas al caso mapuche. De este estudio se espera que los hallazgos contribuyan a comprender los mecanismos de visibilización e invisibilización mediática del mapuche urbano, aportando elementos para discutir su reconocimiento como actor político dentro de la esfera pública local.</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pStyle w:val="Heading1"/>
        <w:rPr/>
      </w:pPr>
      <w:bookmarkStart w:colFirst="0" w:colLast="0" w:name="_heading=h.yb8gndh6ul5g" w:id="1"/>
      <w:bookmarkEnd w:id="1"/>
      <w:r w:rsidDel="00000000" w:rsidR="00000000" w:rsidRPr="00000000">
        <w:rPr>
          <w:rtl w:val="0"/>
        </w:rPr>
        <w:t xml:space="preserve">Pregunta de investigación</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sdt>
        <w:sdtPr>
          <w:id w:val="1864804766"/>
          <w:tag w:val="goog_rdk_18"/>
        </w:sdtPr>
        <w:sdtContent>
          <w:commentRangeStart w:id="3"/>
        </w:sdtContent>
      </w:sdt>
      <w:r w:rsidDel="00000000" w:rsidR="00000000" w:rsidRPr="00000000">
        <w:rPr>
          <w:rFonts w:ascii="Times New Roman" w:cs="Times New Roman" w:eastAsia="Times New Roman" w:hAnsi="Times New Roman"/>
          <w:sz w:val="26"/>
          <w:szCs w:val="26"/>
          <w:rtl w:val="0"/>
        </w:rPr>
        <w:t xml:space="preserve">Cómo representa la televisión abierta y la prensa digital al pueblo mapuche urbano como actor político entre 2021 y 2025, y cómo son interpretadas estas representaciones por personas mapuche vinculadas a organizaciones y espacios comunitarios de la comuna de El Bosque?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pStyle w:val="Heading1"/>
        <w:rPr/>
      </w:pPr>
      <w:bookmarkStart w:colFirst="0" w:colLast="0" w:name="_heading=h.o9b0lt43cz8n" w:id="2"/>
      <w:bookmarkEnd w:id="2"/>
      <w:r w:rsidDel="00000000" w:rsidR="00000000" w:rsidRPr="00000000">
        <w:rPr>
          <w:rtl w:val="0"/>
        </w:rPr>
        <w:t xml:space="preserve">Objetivo general.</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Analizar las representaciones del pueblo mapuche urbano como actor político en la televisión y la prensa digital de debate entre 2021 y 2025, considerando su interpretación por personas mapuche vinculadas a organizaciones y espacios comunitarios de la comuna de El Bosque.</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pStyle w:val="Heading1"/>
        <w:rPr/>
      </w:pPr>
      <w:bookmarkStart w:colFirst="0" w:colLast="0" w:name="_heading=h.ckmtj0ig465n" w:id="3"/>
      <w:bookmarkEnd w:id="3"/>
      <w:r w:rsidDel="00000000" w:rsidR="00000000" w:rsidRPr="00000000">
        <w:rPr>
          <w:rtl w:val="0"/>
        </w:rPr>
        <w:t xml:space="preserve">Objetivos específicos.</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Caracterizar los principales temas, actores, atributos y espacios asociados al pueblo mapuche urbano </w:t>
      </w:r>
      <w:sdt>
        <w:sdtPr>
          <w:id w:val="1260336774"/>
          <w:tag w:val="goog_rdk_19"/>
        </w:sdtPr>
        <w:sdtContent>
          <w:del w:author="Manuel Felipe Pineda Torres" w:id="5" w:date="2026-08-27T12:20:00Z">
            <w:r w:rsidDel="00000000" w:rsidR="00000000" w:rsidRPr="00000000">
              <w:rPr>
                <w:rFonts w:ascii="Times New Roman" w:cs="Times New Roman" w:eastAsia="Times New Roman" w:hAnsi="Times New Roman"/>
                <w:sz w:val="26"/>
                <w:szCs w:val="26"/>
                <w:rtl w:val="0"/>
              </w:rPr>
              <w:delText xml:space="preserve">en el corpus mediático seleccionado</w:delText>
            </w:r>
          </w:del>
        </w:sdtContent>
      </w:sdt>
      <w:sdt>
        <w:sdtPr>
          <w:id w:val="2146724262"/>
          <w:tag w:val="goog_rdk_20"/>
        </w:sdtPr>
        <w:sdtContent>
          <w:ins w:author="Manuel Felipe Pineda Torres" w:id="5" w:date="2026-08-27T12:20:00Z">
            <w:r w:rsidDel="00000000" w:rsidR="00000000" w:rsidRPr="00000000">
              <w:rPr>
                <w:rFonts w:ascii="Times New Roman" w:cs="Times New Roman" w:eastAsia="Times New Roman" w:hAnsi="Times New Roman"/>
                <w:sz w:val="26"/>
                <w:szCs w:val="26"/>
                <w:rtl w:val="0"/>
              </w:rPr>
              <w:t xml:space="preserve">que son tratados o tomados en la televisión o medio seleccionado</w:t>
            </w:r>
          </w:ins>
        </w:sdtContent>
      </w:sdt>
      <w:r w:rsidDel="00000000" w:rsidR="00000000" w:rsidRPr="00000000">
        <w:rPr>
          <w:rFonts w:ascii="Times New Roman" w:cs="Times New Roman" w:eastAsia="Times New Roman" w:hAnsi="Times New Roman"/>
          <w:sz w:val="26"/>
          <w:szCs w:val="26"/>
          <w:rtl w:val="0"/>
        </w:rPr>
        <w:t xml:space="preserve">.</w:t>
      </w:r>
      <w:sdt>
        <w:sdtPr>
          <w:id w:val="1130322750"/>
          <w:tag w:val="goog_rdk_21"/>
        </w:sdtPr>
        <w:sdtContent>
          <w:ins w:author="Manuel Felipe Pineda Torres" w:id="6" w:date="2026-08-27T12:20:00Z">
            <w:r w:rsidDel="00000000" w:rsidR="00000000" w:rsidRPr="00000000">
              <w:rPr>
                <w:rFonts w:ascii="Times New Roman" w:cs="Times New Roman" w:eastAsia="Times New Roman" w:hAnsi="Times New Roman"/>
                <w:sz w:val="26"/>
                <w:szCs w:val="26"/>
                <w:rtl w:val="0"/>
              </w:rPr>
              <w:t xml:space="preserve"> (ok). Agregar lo asociado a la política o política.</w:t>
            </w:r>
          </w:ins>
        </w:sdtContent>
      </w:sdt>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sdt>
        <w:sdtPr>
          <w:id w:val="877946400"/>
          <w:tag w:val="goog_rdk_22"/>
        </w:sdtPr>
        <w:sdtContent>
          <w:commentRangeStart w:id="4"/>
        </w:sdtContent>
      </w:sdt>
      <w:r w:rsidDel="00000000" w:rsidR="00000000" w:rsidRPr="00000000">
        <w:rPr>
          <w:rFonts w:ascii="Times New Roman" w:cs="Times New Roman" w:eastAsia="Times New Roman" w:hAnsi="Times New Roman"/>
          <w:sz w:val="26"/>
          <w:szCs w:val="26"/>
          <w:rtl w:val="0"/>
        </w:rPr>
        <w:t xml:space="preserve">2.  Analizar cómo los medios seleccionados representan la participación del pueblo mapuche en la política formal y en formas no electorales de organización y acción colectiva.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Identificar mecanismos de </w:t>
      </w:r>
      <w:sdt>
        <w:sdtPr>
          <w:id w:val="334109343"/>
          <w:tag w:val="goog_rdk_23"/>
        </w:sdtPr>
        <w:sdtContent>
          <w:r w:rsidDel="00000000" w:rsidR="00000000" w:rsidRPr="00000000">
            <w:rPr>
              <w:rFonts w:ascii="Times New Roman" w:cs="Times New Roman" w:eastAsia="Times New Roman" w:hAnsi="Times New Roman"/>
              <w:sz w:val="26"/>
              <w:szCs w:val="26"/>
              <w:highlight w:val="yellow"/>
              <w:rtl w:val="0"/>
              <w:rPrChange w:author="Manuel Felipe Pineda Torres" w:id="7" w:date="2026-08-27T17:19:00Z">
                <w:rPr>
                  <w:rFonts w:ascii="Times New Roman" w:cs="Times New Roman" w:eastAsia="Times New Roman" w:hAnsi="Times New Roman"/>
                  <w:sz w:val="26"/>
                  <w:szCs w:val="26"/>
                </w:rPr>
              </w:rPrChange>
            </w:rPr>
            <w:t xml:space="preserve">visibilización, invisibilización, estigmatización y legitimación</w:t>
          </w:r>
        </w:sdtContent>
      </w:sdt>
      <w:r w:rsidDel="00000000" w:rsidR="00000000" w:rsidRPr="00000000">
        <w:rPr>
          <w:rFonts w:ascii="Times New Roman" w:cs="Times New Roman" w:eastAsia="Times New Roman" w:hAnsi="Times New Roman"/>
          <w:sz w:val="26"/>
          <w:szCs w:val="26"/>
          <w:rtl w:val="0"/>
        </w:rPr>
        <w:t xml:space="preserve"> presentes en la representación mediática de actores y organizaciones mapuche urbanas.</w:t>
      </w:r>
      <w:sdt>
        <w:sdtPr>
          <w:id w:val="-1959613639"/>
          <w:tag w:val="goog_rdk_24"/>
        </w:sdtPr>
        <w:sdtContent>
          <w:ins w:author="Manuel Felipe Pineda Torres" w:id="8" w:date="2026-08-27T12:21:00Z">
            <w:r w:rsidDel="00000000" w:rsidR="00000000" w:rsidRPr="00000000">
              <w:rPr>
                <w:rFonts w:ascii="Times New Roman" w:cs="Times New Roman" w:eastAsia="Times New Roman" w:hAnsi="Times New Roman"/>
                <w:sz w:val="26"/>
                <w:szCs w:val="26"/>
                <w:rtl w:val="0"/>
              </w:rPr>
              <w:t xml:space="preserve"> Okey y le daría un contexto más asociado a la política</w:t>
            </w:r>
          </w:ins>
        </w:sdtContent>
      </w:sdt>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sdt>
        <w:sdtPr>
          <w:id w:val="-1196742479"/>
          <w:tag w:val="goog_rdk_25"/>
        </w:sdtPr>
        <w:sdtContent>
          <w:commentRangeStart w:id="5"/>
        </w:sdtContent>
      </w:sdt>
      <w:r w:rsidDel="00000000" w:rsidR="00000000" w:rsidRPr="00000000">
        <w:rPr>
          <w:rFonts w:ascii="Times New Roman" w:cs="Times New Roman" w:eastAsia="Times New Roman" w:hAnsi="Times New Roman"/>
          <w:sz w:val="26"/>
          <w:szCs w:val="26"/>
          <w:rtl w:val="0"/>
        </w:rPr>
        <w:t xml:space="preserve">4.  </w:t>
      </w:r>
      <w:sdt>
        <w:sdtPr>
          <w:id w:val="-226334509"/>
          <w:tag w:val="goog_rdk_26"/>
        </w:sdtPr>
        <w:sdtContent>
          <w:r w:rsidDel="00000000" w:rsidR="00000000" w:rsidRPr="00000000">
            <w:rPr>
              <w:rFonts w:ascii="Times New Roman" w:cs="Times New Roman" w:eastAsia="Times New Roman" w:hAnsi="Times New Roman"/>
              <w:sz w:val="26"/>
              <w:szCs w:val="26"/>
              <w:highlight w:val="yellow"/>
              <w:rtl w:val="0"/>
              <w:rPrChange w:author="Manuel Felipe Pineda Torres" w:id="9" w:date="2026-08-27T17:20:00Z">
                <w:rPr>
                  <w:rFonts w:ascii="Times New Roman" w:cs="Times New Roman" w:eastAsia="Times New Roman" w:hAnsi="Times New Roman"/>
                  <w:sz w:val="26"/>
                  <w:szCs w:val="26"/>
                </w:rPr>
              </w:rPrChange>
            </w:rPr>
            <w:t xml:space="preserve">Comprender</w:t>
          </w:r>
        </w:sdtContent>
      </w:sdt>
      <w:r w:rsidDel="00000000" w:rsidR="00000000" w:rsidRPr="00000000">
        <w:rPr>
          <w:rFonts w:ascii="Times New Roman" w:cs="Times New Roman" w:eastAsia="Times New Roman" w:hAnsi="Times New Roman"/>
          <w:sz w:val="26"/>
          <w:szCs w:val="26"/>
          <w:rtl w:val="0"/>
        </w:rPr>
        <w:t xml:space="preserve"> cómo personas mapuche vinculadas a la comuna de El Bosque interpretan, cuestionan o resignifican dichas representaciones a partir de sus experiencias de identidad, organización y participación política.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pStyle w:val="Heading1"/>
        <w:rPr/>
      </w:pPr>
      <w:bookmarkStart w:colFirst="0" w:colLast="0" w:name="_heading=h.yag477ysvtpt" w:id="4"/>
      <w:bookmarkEnd w:id="4"/>
      <w:r w:rsidDel="00000000" w:rsidR="00000000" w:rsidRPr="00000000">
        <w:rPr>
          <w:rtl w:val="0"/>
        </w:rPr>
        <w:t xml:space="preserve">Delimitación del objeto de estudio.</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6"/>
          <w:szCs w:val="26"/>
        </w:rPr>
      </w:pPr>
      <w:sdt>
        <w:sdtPr>
          <w:id w:val="930841440"/>
          <w:tag w:val="goog_rdk_27"/>
        </w:sdtPr>
        <w:sdtContent>
          <w:commentRangeStart w:id="6"/>
        </w:sdtContent>
      </w:sdt>
      <w:r w:rsidDel="00000000" w:rsidR="00000000" w:rsidRPr="00000000">
        <w:rPr>
          <w:rFonts w:ascii="Times New Roman" w:cs="Times New Roman" w:eastAsia="Times New Roman" w:hAnsi="Times New Roman"/>
          <w:sz w:val="26"/>
          <w:szCs w:val="26"/>
          <w:rtl w:val="0"/>
        </w:rPr>
        <w:t xml:space="preserve">Las representaciones televisivas del pueblo mapuche urbano como actor político en la ciudad, producidas por noticiarios centrales de televisión abierta chilena en un periodo acotado, y su relación con las experiencias de reconocimiento o invisibilización política relatadas por personas mapuche de la comuna de El Bosque.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pStyle w:val="Heading1"/>
        <w:rPr/>
      </w:pPr>
      <w:bookmarkStart w:colFirst="0" w:colLast="0" w:name="_heading=h.gp1dr46ujw90" w:id="5"/>
      <w:bookmarkEnd w:id="5"/>
      <w:r w:rsidDel="00000000" w:rsidR="00000000" w:rsidRPr="00000000">
        <w:rPr>
          <w:rtl w:val="0"/>
        </w:rPr>
        <w:t xml:space="preserve">1. Antecedentes (Índice razonado)</w:t>
      </w:r>
    </w:p>
    <w:p w:rsidR="00000000" w:rsidDel="00000000" w:rsidP="00000000" w:rsidRDefault="00000000" w:rsidRPr="00000000" w14:paraId="0000001F">
      <w:pPr>
        <w:pStyle w:val="Heading2"/>
        <w:rPr/>
      </w:pPr>
      <w:bookmarkStart w:colFirst="0" w:colLast="0" w:name="_heading=h.56d84zh2g4mn" w:id="6"/>
      <w:bookmarkEnd w:id="6"/>
      <w:r w:rsidDel="00000000" w:rsidR="00000000" w:rsidRPr="00000000">
        <w:rPr>
          <w:rtl w:val="0"/>
        </w:rPr>
        <w:t xml:space="preserve">1.1. Relación histórica entre el Estado chileno y el pueblo mapuche</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Aquí queremos abordar los principales procesos históricos y cómo se ha configurado la relación entre el Estado chileno y el pueblo mapuche. Se revisarán la ocupación de la Araucanía, reducción territorial, políticas de integración y asimilación, la Ley Indígena, el Acuerdo de Nueva Imperial y el Convenio 169 de la OIT.</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pStyle w:val="Heading2"/>
        <w:rPr/>
      </w:pPr>
      <w:bookmarkStart w:colFirst="0" w:colLast="0" w:name="_heading=h.rlml38cboom" w:id="7"/>
      <w:bookmarkEnd w:id="7"/>
      <w:r w:rsidDel="00000000" w:rsidR="00000000" w:rsidRPr="00000000">
        <w:rPr>
          <w:rtl w:val="0"/>
        </w:rPr>
        <w:t xml:space="preserve">1.2. la construcción pública y mediática del conflicto entre el Estado y el pueblo mapuche </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analizará el conflicto entre el Estado y el pueblo mapuche en torno a la tierra, el territorio, la autonomía y el reconocimiento. Adquiriendo relevancia pública, especialmente a partir del movimiento mapuche durante las últimas décadas.</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pStyle w:val="Heading2"/>
        <w:rPr/>
      </w:pPr>
      <w:bookmarkStart w:colFirst="0" w:colLast="0" w:name="_heading=h.qsez2wobgum8" w:id="8"/>
      <w:bookmarkEnd w:id="8"/>
      <w:sdt>
        <w:sdtPr>
          <w:id w:val="1438832229"/>
          <w:tag w:val="goog_rdk_28"/>
        </w:sdtPr>
        <w:sdtContent>
          <w:commentRangeStart w:id="7"/>
        </w:sdtContent>
      </w:sdt>
      <w:r w:rsidDel="00000000" w:rsidR="00000000" w:rsidRPr="00000000">
        <w:rPr>
          <w:rtl w:val="0"/>
        </w:rPr>
        <w:t xml:space="preserve"> 1.3. Transformaciones sociales y formación del pueblo mapuche urbano</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revisarán procesos de migración campo-ciudad, urbanización y transformación de las formas de organización mapuche. Se abordarán los procesos de reconstrucción identitaria, organización comunitaria y transmisión cultural que se desarrollan en ciudades como Santiago.</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pStyle w:val="Heading2"/>
        <w:rPr/>
      </w:pPr>
      <w:bookmarkStart w:colFirst="0" w:colLast="0" w:name="_heading=h.tpc0629ktoty" w:id="9"/>
      <w:bookmarkEnd w:id="9"/>
      <w:r w:rsidDel="00000000" w:rsidR="00000000" w:rsidRPr="00000000">
        <w:rPr>
          <w:rtl w:val="0"/>
        </w:rPr>
        <w:t xml:space="preserve">1.4. Caracterización demográfica y social de la población mapuche</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incorporarán datos censales, estadísticas oficiales y estudios sobre la población indígena en Chile. Dandole relevancia a sus características sociales y su presencia en contextos urbanos.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pStyle w:val="Heading2"/>
        <w:rPr/>
      </w:pPr>
      <w:bookmarkStart w:colFirst="0" w:colLast="0" w:name="_heading=h.ylohx9qko6gl" w:id="10"/>
      <w:bookmarkEnd w:id="10"/>
      <w:r w:rsidDel="00000000" w:rsidR="00000000" w:rsidRPr="00000000">
        <w:rPr>
          <w:rtl w:val="0"/>
        </w:rPr>
        <w:t xml:space="preserve">1.5. Presencia mapuche y organización comunitaria en la comuna de El Bosque</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revisarán los antecedentes específicos de la comuna de El Bosque, considerando la historia de la Asociación Petu Mogueleiñ Mahuidache, la creación del Parque Mahuidache y el desarrollo del Programa Municipal de Pueblos Originarios.</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pStyle w:val="Heading2"/>
        <w:rPr/>
      </w:pPr>
      <w:bookmarkStart w:colFirst="0" w:colLast="0" w:name="_heading=h.fj5vx2xadmxq" w:id="11"/>
      <w:bookmarkEnd w:id="11"/>
      <w:sdt>
        <w:sdtPr>
          <w:id w:val="-1224689979"/>
          <w:tag w:val="goog_rdk_29"/>
        </w:sdtPr>
        <w:sdtContent>
          <w:commentRangeStart w:id="8"/>
        </w:sdtContent>
      </w:sdt>
      <w:r w:rsidDel="00000000" w:rsidR="00000000" w:rsidRPr="00000000">
        <w:rPr>
          <w:rtl w:val="0"/>
        </w:rPr>
        <w:t xml:space="preserve">1.6. Medios de comunicación y construcción de imaginarios sociales</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revisarán estudios sociológicos y comunicacionales sobre el papel de los medios en la construcción de la realidad social y de imaginarios colectivos. Se incorporarán conceptos como representación social, estereotipo, invisibilización y reconocimiento.</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pStyle w:val="Heading2"/>
        <w:rPr/>
      </w:pPr>
      <w:bookmarkStart w:colFirst="0" w:colLast="0" w:name="_heading=h.kd5aaoc5s4o0" w:id="12"/>
      <w:bookmarkEnd w:id="12"/>
      <w:r w:rsidDel="00000000" w:rsidR="00000000" w:rsidRPr="00000000">
        <w:rPr>
          <w:rtl w:val="0"/>
        </w:rPr>
        <w:t xml:space="preserve"> 1.7. Representaciones mediáticas del pueblo mapuche</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examinarán las investigaciones sobre la cobertura periodística del pueblo mapuche, especialmente relacionadas con el conflicto, la violencia, la seguridad, las demandas territoriales y protesta social. También se considerarán las representaciones vinculadas a la cultura, la identidad y la vida cotidiana.</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pStyle w:val="Heading2"/>
        <w:rPr/>
      </w:pPr>
      <w:bookmarkStart w:colFirst="0" w:colLast="0" w:name="_heading=h.jrc61kbp09ia" w:id="13"/>
      <w:bookmarkEnd w:id="13"/>
      <w:sdt>
        <w:sdtPr>
          <w:id w:val="1170260137"/>
          <w:tag w:val="goog_rdk_30"/>
        </w:sdtPr>
        <w:sdtContent>
          <w:commentRangeStart w:id="9"/>
        </w:sdtContent>
      </w:sdt>
      <w:r w:rsidDel="00000000" w:rsidR="00000000" w:rsidRPr="00000000">
        <w:rPr>
          <w:rtl w:val="0"/>
        </w:rPr>
        <w:t xml:space="preserve"> 1.8. Pueblo mapuche, participación política y política formal</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investigaran estudios sobre el pueblo mapuche como sujeto político y sobre sus formas de participación en la política formal. Se incluirán investigaciones sobre elecciones, voto indígena, candidaturas, representación institucional y relación con partidos políticos.</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pStyle w:val="Heading2"/>
        <w:rPr/>
      </w:pPr>
      <w:bookmarkStart w:colFirst="0" w:colLast="0" w:name="_heading=h.ujge6b3qoxbs" w:id="14"/>
      <w:bookmarkEnd w:id="14"/>
      <w:r w:rsidDel="00000000" w:rsidR="00000000" w:rsidRPr="00000000">
        <w:rPr>
          <w:rtl w:val="0"/>
        </w:rPr>
        <w:t xml:space="preserve"> 1.9. Imaginario político mapuche y reconocimiento social</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Finalmente, se relacionarán los antecedentes históricos, urbanos, mediáticos y políticos para abordar la construcción del imaginario político mapuche. Se analizará cómo los medios presentan al pueblo mapuche como actor político y cómo esta representación puede influir en su reconocimiento, legitimidad y participación en la sociedad</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pStyle w:val="Heading1"/>
        <w:rPr/>
      </w:pPr>
      <w:bookmarkStart w:colFirst="0" w:colLast="0" w:name="_heading=h.ciyct4spwyuu" w:id="15"/>
      <w:bookmarkEnd w:id="15"/>
      <w:r w:rsidDel="00000000" w:rsidR="00000000" w:rsidRPr="00000000">
        <w:rPr>
          <w:rtl w:val="0"/>
        </w:rPr>
        <w:t xml:space="preserve"> </w:t>
      </w:r>
      <w:sdt>
        <w:sdtPr>
          <w:id w:val="-433502185"/>
          <w:tag w:val="goog_rdk_31"/>
        </w:sdtPr>
        <w:sdtContent>
          <w:commentRangeStart w:id="10"/>
        </w:sdtContent>
      </w:sdt>
      <w:r w:rsidDel="00000000" w:rsidR="00000000" w:rsidRPr="00000000">
        <w:rPr>
          <w:rtl w:val="0"/>
        </w:rPr>
        <w:t xml:space="preserve">Antecedentes y referencias.</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Historia y relación Estado--pueblo mapuche</w:t>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 debe abordar</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Ocupación de la Araucanía, reducción territorial y políticas de integración estatal.</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Relación entre despojo, organización colectiva y demandas políticas mapuche.</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Rearticulación del movimiento mapuche durante el siglo XX y la transición democrática.</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Reconocimiento jurídico, Ley Indígena N.º 19.253, Convenio 169 de la OIT y demandas contemporáneas.</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Construcción histórica del pueblo mapuche como actor político dentro del debate público chileno.</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Referencias</w:t>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Bengoa, J. (1985). Historia del pueblo mapuche: Siglo XIX y XX. Ediciones Sur.</w:t>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Boitano, A. (2011). Demanda mapuche: Tensión entre identidad y diferencia. Polis, 10(28). https://www.scielo.cl/scielo.php?script=sci_arttext&amp;pid=S0718-65682011000100016</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Delrio, W., Lenton, D., Musante, M., Nagy, M., Papazian, A., &amp; Pérez, P. (2013). Un pueblo, dos Estados: Participación mapuche en el Estado. Revista de Historia Social y de las Mentalidades, 17(1). https://www.scielo.cl/scielo.php?script=sci_arttext&amp;pid=S0719-09482013000100008</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Marimán, P., Caniuqueo, S., Millalén, J., &amp; Levil, R. (2006). ¡...Escucha, winka...!: Cuatro ensayos de historia nacional mapuche y un epílogo sobre el futuro. LOM Ediciones.</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Pairican, F. (2022). La vía política mapuche: Apuntes para un Estado plurinacional. Paidós.</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Tricot Salomón, V. (2018). Movimiento mapuche: Recuperando territorio político convencional para el siglo XXI. Revista Izquierdas, 38, 252--272.</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Migración, ciudad e identidad mapuche urbana</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 debe abordar</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Migración campo--ciudad y formación de comunidades mapuche urbanas.</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Consecuencias del despojo, precarización e inserción laboral en Santiago.</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Conceptos de mapuche urbano y warriache.</w:t>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Continuidad, reconfiguración y revitalización de identidad, memoria, lengua y prácticas culturales en la ciudad.</w:t>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Organizaciones urbanas, redes familiares y espacios comunitarios como formas de pertenencia y participación.</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Referencias</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Aravena Reyes, A. (2003). Los mapuche-warriaches: Procesos migratorios contemporáneos e identidad mapuche urbana. América Indígena, 59(4), 162--188.</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Aravena Reyes, A. (2005). Identidad étnica en las ciudades de Concepción y Temuco. Persona y Sociedad, 19(1), 83--100.</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Canales Tapia, P. (2022). La gente de la tierra sin tierra: Migración, leyes chilenas y urbanización mapuche. CUHSO: Cultura-Hombre-Sociedad, 32(1), 514--534. https://doi.org/10.7770/CUHSO-V32N1-ART2406</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Imilan, W. A. (2008). Un acercamiento a la migración mapuche en la ciudad de Santiago. Revista Austral de Ciencias Sociales, 14, 23--49.</w:t>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Pereira, A. (2010). Teatralidad mapuche urbana (o estética mapunky). Acta Literaria, 41, 153--169. https://www.scielo.cl/scielo.php?script=sci_arttext&amp;pid=S0718-71812010000200017</w:t>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Sepúlveda, B. (2015). El caso mapuche en La Pintana, Santiago de Chile. Revista INVI, 30(85). https://www.scielo.cl/scielo.php?script=sci_arttext&amp;pid=S0718-34022015000300008</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Wittig, F. (2009). Desplazamiento y vigencia del mapudungún en Chile: Una mirada desde la identidad mapuche urbana. RLA. Revista de Lingüística Teórica y Aplicada, 47(2), 71--87. https://www.scielo.cl/scielo.php?script=sci_arttext&amp;pid=S0718-48832009000200008</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Documentos adjuntos identificados</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art02.pdf: Imilan, W. A. (2008). Un acercamiento a la migración mapuche en la ciudad de Santiago. Revista Austral de Ciencias Sociales, 14, 23--49.</w:t>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- 2452-610X-cuhsotem-00206.pdf: Canales Tapia, P. (2022). La gente de la tierra sin tierra: Migración, leyes chilenas y urbanización mapuche. CUHSO: Cultura-Hombre-Sociedad, 32(1), 514--534.</w:t>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FUTAKECHE-DE-EL-BOSQUE-PDF.pdf: Mapuches en Santiago de Chile. Documento local/institucional. Se debe verificar autoría, año y entidad editora antes de incorporarlo a la bibliografía final.</w:t>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Participación política formal y no formal</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 debe abordar</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Política formal: voto, elecciones, candidaturas, partidos, cargos públicos e institucionalidad estatal.</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Debate sobre preferencias electorales y límites de la noción de "voto mapuche".</w:t>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Organizaciones y partidos mapuche como experiencias de representación propia.</w:t>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Participación no electoral: asociaciones, movilización, centros ceremoniales, iniciativas culturales, interlocución municipal y acción comunitaria.</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Participación de jóvenes y mujeres mapuche urbanas.</w:t>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Referencias</w:t>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Curin Gutiérrez, F. (2015). Las prácticas políticas de los jóvenes mapuche en Santiago entre 1998 y 2011. Temas Sociológicos, 19, 117--146.</w:t>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Espinoza Araya, C., &amp; Carmona Yost, R. (2022). Mujeres mapuche en la ciudad: Trayectoria de vida y participación política en Santiago de Chile. Revista Colombiana de Antropología, 58(3), 87--114.</w:t>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Fuentes Saavedra, C. (2019). Presidenciales chilenas 2017: Por quién y cuánto votan los indígenas en Chile. Colombia Internacional, 98, 53--78.</w:t>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Morales Quiroga, M. (2011). Tendencias electorales de los grupos indígenas en Chile. EURE, 37(110), 133--157.</w:t>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Toro Maureira, S., &amp; Jaramillo-Brun, N. (2014). Despejando mitos sobre el voto indígena en Chile: Preferencias ideológicas y adhesión étnica en el electorado mapuche. Revista de Ciencia Política, 34(3), 127--147.</w:t>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Tricot Salomón, V., &amp; Bidegain, G. (2020). El partido mapuche Wallmapuwen en Chile: Una experiencia fallida de organización política convencional. Estudios Sociológicos, 38(114), 633--662.</w:t>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Medios, representación, discurso y estigmatización</w:t>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 debe abordar</w:t>
      </w:r>
    </w:p>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Medios como productores de visibilidad y de significados sociales.</w:t>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Discurso público, discurso mediático y representación del pueblo mapuche.</w:t>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Cobertura de conflicto, violencia, seguridad, demandas, derechos y cultura.</w:t>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Fuentes con voz pública: autoridades, policías, empresas, comunidades, dirigencias y especialistas.</w:t>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Invisibilización de experiencias mapuche urbanas y de formas no conflictivas de participación.</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Estigmatización, racialización, alteridad, pluralismo informativo y autorrepresentación mapuche.</w:t>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Encuadres mediáticos: conflicto, responsabilidad, moralidad, seguridad, ciudadanía y participación.</w:t>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Referencias</w:t>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Browne-Sartori, R., &amp; Castillo-Hinojosa, A. M. (2013). Análisis crítico del discurso de la representación intercultural en la prensa chilena. Convergencia, 20(62), 73--97.</w:t>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Cariola, F. F. A. (2018). Estigmatización social mapuche en Biobío, Chile: La realidad construida por los informativos de TV. Chasqui. Revista Latinoamericana de Comunicación. Verificar volumen, número y páginas antes de la versión final.</w:t>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Carrasco, H. (2002). El discurso público mapuche: Noción, tipos discursivos e hibridez. Estudios Filológicos, 37, 185--197. https://www.scielo.cl/scielo.php?script=sci_arttext&amp;pid=S0071-17132002003700011</w:t>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Carrasco, H. (2005). El discurso público mapuche: Comunicación intercultural mediatizada. Estudios Filológicos, 40, 29--46. https://www.scielo.cl/scielo.php?script=sci_arttext&amp;pid=S0071-17132005000100003</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Gallardo, J. S. (2015). Análisis crítico del discurso y representación de los mapuches en la prensa escrita chilena. Verificar revista, volumen, número y páginas antes de la versión final.</w:t>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Koziner, N., &amp; Aruguete, N. (2020). El conflicto mapuche en la prensa chilena: Anotaciones teórico-metodológicas para el análisis de los encuadres mediáticos. Revista de Sociología y Política. https://www.scielo.cl/scielo.php?script=sci_arttext&amp;pid=S0718-48672020000100203</w:t>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Rojas, C., et al. (2021). Comunicadores, pluralismo informativo y massmediación del conflicto chileno-mapuche. Comunicación y Medios. https://www.scielo.cl/scielo.php?script=sci_arttext&amp;pid=S0719-367X2021000300008</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Van Dijk, T. A. (2003). Racismo y discurso de las élites. Gedisa.</w:t>
      </w:r>
    </w:p>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 El Bosque: institucionalidad, Parque Mahuidache y organizaciones</w:t>
      </w:r>
    </w:p>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 debe abordar</w:t>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Presencia y organización mapuche en la comuna de El Bosque.</w:t>
      </w:r>
    </w:p>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Fundación de la Asociación Petu Mogueleiñ Mahuidache.</w:t>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Creación, funciones y significados del Parque Mahuidache.</w:t>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Trayectoria del Programa Municipal de Pueblos Originarios.</w:t>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Co-administración, participación comunitaria, actividades culturales, educación intercultural y salud intercultural.</w:t>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 Bosque como escenario local para observar reconocimiento, institucionalidad y participación mapuche urbana.</w:t>
      </w: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bookmarkStart w:colFirst="0" w:colLast="0" w:name="_heading=h.heoj7a6h942o" w:id="16"/>
      <w:bookmarkEnd w:id="16"/>
      <w:r w:rsidDel="00000000" w:rsidR="00000000" w:rsidRPr="00000000">
        <w:rPr>
          <w:rtl w:val="0"/>
        </w:rPr>
        <w:t xml:space="preserve">Cuadro propuesta de vertiente teorica</w:t>
      </w:r>
    </w:p>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730"/>
        <w:gridCol w:w="4020"/>
        <w:tblGridChange w:id="0">
          <w:tblGrid>
            <w:gridCol w:w="2145"/>
            <w:gridCol w:w="2730"/>
            <w:gridCol w:w="4020"/>
          </w:tblGrid>
        </w:tblGridChange>
      </w:tblGrid>
      <w:tr>
        <w:trPr>
          <w:cantSplit w:val="0"/>
          <w:trHeight w:val="55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Nivel</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Teoría</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Función en tu tesis</w:t>
            </w:r>
          </w:p>
        </w:tc>
      </w:tr>
      <w:tr>
        <w:trPr>
          <w:cantSplit w:val="0"/>
          <w:trHeight w:val="11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general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Imaginarios sociales (Castoriadis)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 el concepto paraguas “imaginario político</w:t>
            </w:r>
          </w:p>
        </w:tc>
      </w:tr>
      <w:tr>
        <w:trPr>
          <w:cantSplit w:val="0"/>
          <w:trHeight w:val="168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de interpretación de contenido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Representaciones sociales (Moscovici)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Estructura cómo analizas información, campo de representación y actitud en el contenido </w:t>
            </w:r>
          </w:p>
        </w:tc>
      </w:tr>
      <w:tr>
        <w:trPr>
          <w:cantSplit w:val="0"/>
          <w:trHeight w:val="13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metodológico-analítico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Agenda-setting y framing (McCombs, Entman)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 las categorías concretas para codificar noticias y reportajes (encuadres, actores, temas).</w:t>
            </w:r>
          </w:p>
        </w:tc>
      </w:tr>
      <w:tr>
        <w:trPr>
          <w:cantSplit w:val="0"/>
          <w:trHeight w:val="13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de poder y campo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Campo periodístico y violencia simbólica (Bourdieu)</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Explica por qué la TV selecciona y jerarquiza ciertos actores mapuche y naturaliza ciertas imágenes.</w:t>
            </w:r>
          </w:p>
        </w:tc>
      </w:tr>
      <w:tr>
        <w:trPr>
          <w:cantSplit w:val="0"/>
          <w:trHeight w:val="13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político-democrático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Esfera pública (Habermas)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Permite evaluar si la TV facilita o dificulta la participación mapuche en la política formal.</w:t>
            </w:r>
          </w:p>
        </w:tc>
      </w:tr>
      <w:tr>
        <w:trPr>
          <w:cantSplit w:val="0"/>
          <w:trHeight w:val="13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de efectos sociales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Estigma y marcos (Goffman) + alteridad/racismo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Conecta el análisis de contenido con consecuencias en estigma, discriminación y reconocimiento.</w:t>
            </w:r>
          </w:p>
        </w:tc>
      </w:tr>
    </w:tbl>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rPr/>
      </w:pPr>
      <w:bookmarkStart w:colFirst="0" w:colLast="0" w:name="_heading=h.k6qe7k4c9147" w:id="17"/>
      <w:bookmarkEnd w:id="17"/>
      <w:r w:rsidDel="00000000" w:rsidR="00000000" w:rsidRPr="00000000">
        <w:rPr>
          <w:rtl w:val="0"/>
        </w:rPr>
        <w:t xml:space="preserve">Bibliografía complementaria</w:t>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Contexto político e histórico</w:t>
      </w:r>
    </w:p>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Boitano, A. (2011). Demanda mapuche: Tensión entre identidad y diferencia. Polis, 10(28).</w:t>
      </w:r>
    </w:p>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Delrio, W., et al. (2013). Un pueblo, dos Estados: Participación mapuche en el Estado. Revista de Historia Social y de las Mentalidades, 17(1).</w:t>
      </w:r>
    </w:p>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Morales Quiroga, M. (2011). Tendencias electorales de los grupos indígenas en Chile. EURE, 37(110), 133--157.</w:t>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Fuentes Saavedra, C. (2019). Presidenciales chilenas 2017: Por quién y cuánto votan los indígenas en Chile. Colombia Internacional, 98, 53--78.</w:t>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pStyle w:val="Heading1"/>
        <w:rPr/>
      </w:pPr>
      <w:bookmarkStart w:colFirst="0" w:colLast="0" w:name="_heading=h.9skt1os4knq1" w:id="18"/>
      <w:bookmarkEnd w:id="18"/>
      <w:r w:rsidDel="00000000" w:rsidR="00000000" w:rsidRPr="00000000">
        <w:rPr>
          <w:rtl w:val="0"/>
        </w:rPr>
        <w:t xml:space="preserve"> Medios y análisis de discurso</w:t>
      </w:r>
    </w:p>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Van Dijk, T. A. (2003). Racismo y discurso de las élites. Gedisa.</w:t>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Fairclough, N. (2003). Analysing discourse: Textual analysis for social research. Routledge.</w:t>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Entman, R. M. (1993). Framing: Toward clarification of a fractured paradigm. Journal of Communication, 43(4), 51--58.</w:t>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Goffman, E. (2006). Estigma: La identidad deteriorada. Amorrortu.</w:t>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Habermas, J. (1994). Historia y crítica de la opinión pública. Gustavo Gili.</w:t>
      </w:r>
    </w:p>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Castells, M. (2009). Comunicación y poder. Alianza.</w:t>
      </w:r>
    </w:p>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Castoriadis, C. (1983). La institución imaginaria de la sociedad. Tusquets.</w:t>
      </w:r>
    </w:p>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pStyle w:val="Heading1"/>
        <w:rPr/>
      </w:pPr>
      <w:bookmarkStart w:colFirst="0" w:colLast="0" w:name="_heading=h.hn5zgu3r9to1" w:id="19"/>
      <w:bookmarkEnd w:id="19"/>
      <w:r w:rsidDel="00000000" w:rsidR="00000000" w:rsidRPr="00000000">
        <w:rPr>
          <w:rtl w:val="0"/>
        </w:rPr>
        <w:t xml:space="preserve"> Fuentes estadísticas y comunales</w:t>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Instituto Nacional de Estadísticas. (2018). Censo 2017: Síntesis de resultados.</w:t>
      </w:r>
    </w:p>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Instituto Nacional de Estadísticas. (2025). Censo 2024: Síntesis de resultados nacionales.</w:t>
      </w:r>
    </w:p>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Biblioteca del Congreso Nacional de Chile. (2025). Reporte comunal: El Bosque.</w:t>
      </w:r>
    </w:p>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pStyle w:val="Heading1"/>
        <w:rPr/>
      </w:pPr>
      <w:bookmarkStart w:colFirst="0" w:colLast="0" w:name="_heading=h.kq5xiprskc3f" w:id="20"/>
      <w:bookmarkEnd w:id="20"/>
      <w:r w:rsidDel="00000000" w:rsidR="00000000" w:rsidRPr="00000000">
        <w:rPr>
          <w:rtl w:val="0"/>
        </w:rPr>
        <w:t xml:space="preserve"> Historia y trayectoria mapuche</w:t>
      </w:r>
    </w:p>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Bengoa, J. (1985). Historia del pueblo mapuche: Siglo XIX y XX. Ediciones Sur.</w:t>
      </w:r>
    </w:p>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Marimán, P., Caniuqueo, S., Millalén, J., &amp; Levil, R. (2006). ¡...Escucha, winka...!: Cuatro ensayos de historia nacional mapuche y un epílogo sobre el futuro. LOM Ediciones.</w:t>
      </w:r>
    </w:p>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Pairican, F. (2022). La vía política mapuche: Apuntes para un Estado plurinacional. Paidós.</w:t>
      </w:r>
    </w:p>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Tricot Salomón, V. (2018). Movimiento mapuche: Recuperando territorio político convencional para el siglo XXI. Revista Izquierdas, 38, 252--272.</w:t>
      </w:r>
    </w:p>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 Migración, ciudad e identidad mapuche urbana</w:t>
      </w:r>
    </w:p>
    <w:p w:rsidR="00000000" w:rsidDel="00000000" w:rsidP="00000000" w:rsidRDefault="00000000" w:rsidRPr="00000000" w14:paraId="000001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Canales Tapia, P. (2022). La gente de la tierra sin tierra: Migración, leyes chilenas y urbanización mapuche. CUHSO: Cultura-Hombre-Sociedad, 32(1), 514--534. https://doi.org/10.7770/CUHSO-V32N1-ART2406</w:t>
      </w:r>
    </w:p>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Imilan, W. A. (2008). Un acercamiento a la migración mapuche en la ciudad de Santiago. Revista Austral de Ciencias Sociales, 14, 23--49.</w:t>
      </w:r>
    </w:p>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Aravena Reyes, A. (2003). Los mapuche-warriaches: Procesos migratorios contemporáneos e identidad mapuche urbana. América Indígena, 59(4), 162--188.</w:t>
      </w:r>
    </w:p>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Wittig, F. (2009). Desplazamiento y vigencia del mapudungún en Chile: Una mirada desde la identidad mapuche urbana. RLA. Revista de Lingüística Teórica y Aplicada, 47(2), 71--87.</w:t>
      </w:r>
    </w:p>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Sepúlveda, B. (2015). El caso mapuche en La Pintana, Santiago de Chile. Revista INVI, 30(85).</w:t>
      </w:r>
    </w:p>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A">
      <w:pPr>
        <w:pStyle w:val="Heading1"/>
        <w:rPr/>
      </w:pPr>
      <w:bookmarkStart w:colFirst="0" w:colLast="0" w:name="_heading=h.wcit3qx8m6aq" w:id="21"/>
      <w:bookmarkEnd w:id="21"/>
      <w:r w:rsidDel="00000000" w:rsidR="00000000" w:rsidRPr="00000000">
        <w:rPr>
          <w:rtl w:val="0"/>
        </w:rPr>
        <w:t xml:space="preserve">Participación política y organización</w:t>
      </w:r>
    </w:p>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Toro Maureira, S., &amp; Jaramillo-Brun, N. (2014). Despejando mitos sobre el voto indígena en Chile: Preferencias ideológicas y adhesión étnica en el electorado mapuche. Revista de Ciencia Política, 34(3), 127--147.</w:t>
      </w:r>
    </w:p>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Tricot Salomón, V., &amp; Bidegain, G. (2020). El partido mapuche Wallmapuwen en Chile: Una experiencia fallida de organización política convencional. Estudios Sociológicos, 38(114), 633--662.</w:t>
      </w:r>
    </w:p>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Curin Gutiérrez, F. (2015). Las prácticas políticas de los jóvenes mapuche en Santiago entre 1998 y 2011. Temas Sociológicos, 19, 117--146.</w:t>
      </w:r>
    </w:p>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Espinoza Araya, C., &amp; Carmona Yost, R. (2022). Mujeres mapuche en la ciudad: Trayectoria de vida y participación política en Santiago de Chile. Revista Colombiana de Antropología, 58(3), 87--114.</w:t>
      </w:r>
    </w:p>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4">
      <w:pPr>
        <w:pStyle w:val="Heading1"/>
        <w:rPr/>
      </w:pPr>
      <w:bookmarkStart w:colFirst="0" w:colLast="0" w:name="_heading=h.x5kcclza679t" w:id="22"/>
      <w:bookmarkEnd w:id="22"/>
      <w:r w:rsidDel="00000000" w:rsidR="00000000" w:rsidRPr="00000000">
        <w:rPr>
          <w:rtl w:val="0"/>
        </w:rPr>
        <w:t xml:space="preserve"> Medios, discurso y representación</w:t>
      </w:r>
    </w:p>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Browne-Sartori, R., &amp; Castillo-Hinojosa, A. M. (2013). Análisis crítico del discurso de la representación intercultural en la prensa chilena. Convergencia, 20(62), 73--97.</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Koziner, N., &amp; Aruguete, N. (2020). El conflicto mapuche en la prensa chilena: Anotaciones teórico-metodológicas para el análisis de los encuadres mediáticos. Revista de Sociología y Política.</w:t>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Carrasco, H. (2002). El discurso público mapuche: Noción, tipos discursivos e hibridez. Estudios Filológicos, 37, 185--197.</w:t>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Carrasco, H. (2005). El discurso público mapuche: Comunicación intercultural mediatizada. Estudios Filológicos, 40, 29--46.</w:t>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Rojas, C., et al. (2021). Comunicadores, pluralismo informativo y massmediación del conflicto chileno-mapuche. Comunicación y Medios.</w:t>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pStyle w:val="Heading1"/>
        <w:rPr/>
      </w:pPr>
      <w:bookmarkStart w:colFirst="0" w:colLast="0" w:name="_heading=h.r2rnkqsqs5b9" w:id="23"/>
      <w:bookmarkEnd w:id="23"/>
      <w:r w:rsidDel="00000000" w:rsidR="00000000" w:rsidRPr="00000000">
        <w:rPr>
          <w:rtl w:val="0"/>
        </w:rPr>
        <w:t xml:space="preserve">El Bosque e institucionalidad local</w:t>
      </w:r>
    </w:p>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Espinoza Araya, C., &amp; Carmona Yost, R. (2018). Reactivación cultural mapuche y procesos etnopolíticos en la ciudad: Las oficinas de asuntos indígenas en la Región Metropolitana, Chile. Papeles de Trabajo, 35, 33--49.</w:t>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Araya Muñoz, C. (2013). Políticas indígenas municipales: Aprendizajes y recomendaciones para oficinas de asuntos indígenas municipales en la Región Metropolitana \\[Tesis de pregrado, Universidad de Chile\\].</w:t>
      </w:r>
    </w:p>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Municipalidad de El Bosque. (s. f.). Programa de Pueblos Originarios: Gestión histórica \\[Documento institucional no publicado\\].</w:t>
      </w:r>
    </w:p>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Municipalidad de El Bosque. (s. f.). Fütakeche de El Bosque: Mapuches en Santiago de Chile \\[Documento institucional\\].</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pStyle w:val="Heading1"/>
        <w:rPr/>
      </w:pPr>
      <w:bookmarkStart w:colFirst="0" w:colLast="0" w:name="_heading=h.8xfwsm6mj02j" w:id="24"/>
      <w:bookmarkEnd w:id="24"/>
      <w:r w:rsidDel="00000000" w:rsidR="00000000" w:rsidRPr="00000000">
        <w:rPr>
          <w:rtl w:val="0"/>
        </w:rPr>
        <w:t xml:space="preserve">Marco teórico</w:t>
      </w:r>
    </w:p>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Berger, P. L., &amp; Luckmann, T. (2003). La construcción social de la realidad. Amorrortu.</w:t>
      </w:r>
    </w:p>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Moscovici, S. (1979). El psicoanálisis, su imagen y su público. Huemul.</w:t>
      </w:r>
    </w:p>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Bourdieu, P. (1989). O poder simbólico. Bertrand Brasil.</w:t>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Bourdieu, P. (1997). Sobre la televisión. Anagrama.</w:t>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 Honneth, A. (1997). La lucha por el reconocimiento: Por una gramática moral de los conflictos sociales. Crítica.</w:t>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uel Felipe Pineda Torres" w:id="6" w:date="2026-08-27T17:21:00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Propuesta metodológica</w:t>
      </w:r>
    </w:p>
  </w:comment>
  <w:comment w:author="Manuel Felipe Pineda Torres" w:id="7" w:date="2026-08-27T12:22:00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podria agrupar en 1</w:t>
      </w:r>
    </w:p>
  </w:comment>
  <w:comment w:author="Manuel Felipe Pineda Torres" w:id="2" w:date="2026-08-27T12:19:00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Cuidar redacción y escritura</w:t>
      </w:r>
    </w:p>
  </w:comment>
  <w:comment w:author="Manuel Felipe Pineda Torres" w:id="9" w:date="2026-08-27T12:25:00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Puede ser un apartado, luego bajamos con el caso del Bosque.</w:t>
      </w:r>
    </w:p>
  </w:comment>
  <w:comment w:author="Manuel Felipe Pineda Torres" w:id="8" w:date="2026-08-27T12:22:00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Podría ser un apartado</w:t>
      </w:r>
    </w:p>
  </w:comment>
  <w:comment w:author="Manuel Felipe Pineda Torres" w:id="4" w:date="2026-08-27T12:21:00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 no centrado en medio</w:t>
      </w:r>
    </w:p>
  </w:comment>
  <w:comment w:author="Manuel Felipe Pineda Torres" w:id="10" w:date="2026-08-27T12:27:00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Intentemos ver antecedentes del 2015 en adelante, si es posible.</w:t>
      </w:r>
    </w:p>
  </w:comment>
  <w:comment w:author="Manuel Felipe Pineda Torres" w:id="0" w:date="2026-08-27T12:17:00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Más que construcción mediatica, la construcción o el imaginario político de los mapuches tanto de los medios comunicativos, como de personas de este pueblo</w:t>
      </w:r>
    </w:p>
  </w:comment>
  <w:comment w:author="Manuel Felipe Pineda Torres" w:id="3" w:date="2026-08-27T12:20:00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 preguntas en una. Hagan una pregunta simple como es el imaginario político de…. (los detalles de recorte temporal, fuentes de información, marco metodológico=</w:t>
      </w:r>
    </w:p>
  </w:comment>
  <w:comment w:author="Manuel Felipe Pineda Torres" w:id="5" w:date="2026-08-27T12:21:00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 no centrado en medio, sino que en entrevista</w:t>
      </w:r>
    </w:p>
  </w:comment>
  <w:comment w:author="Manuel Felipe Pineda Torres" w:id="1" w:date="2026-08-27T12:19:00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entiendo, pero más que centrarnos en la televisión, centrarse en el interes, imaginarios políticos y mapuches, veo la tv u otros medios como fuentes informativas.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7" w15:done="0"/>
  <w15:commentEx w15:paraId="00000158" w15:done="0"/>
  <w15:commentEx w15:paraId="00000159" w15:done="0"/>
  <w15:commentEx w15:paraId="0000015A" w15:done="0"/>
  <w15:commentEx w15:paraId="0000015B" w15:done="0"/>
  <w15:commentEx w15:paraId="0000015C" w15:done="0"/>
  <w15:commentEx w15:paraId="0000015D" w15:done="0"/>
  <w15:commentEx w15:paraId="0000015E" w15:done="0"/>
  <w15:commentEx w15:paraId="0000015F" w15:done="0"/>
  <w15:commentEx w15:paraId="00000160" w15:done="0"/>
  <w15:commentEx w15:paraId="0000016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26"/>
      <w:szCs w:val="26"/>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paragraph" w:styleId="Revisin">
    <w:name w:val="Revision"/>
    <w:hidden w:val="1"/>
    <w:uiPriority w:val="99"/>
    <w:semiHidden w:val="1"/>
    <w:rsid w:val="00E535F8"/>
    <w:pPr>
      <w:spacing w:line="240" w:lineRule="auto"/>
    </w:pPr>
  </w:style>
  <w:style w:type="character" w:styleId="Refdecomentario">
    <w:name w:val="annotation reference"/>
    <w:basedOn w:val="Fuentedeprrafopredeter"/>
    <w:uiPriority w:val="99"/>
    <w:semiHidden w:val="1"/>
    <w:unhideWhenUsed w:val="1"/>
    <w:rsid w:val="00E535F8"/>
    <w:rPr>
      <w:sz w:val="16"/>
      <w:szCs w:val="16"/>
    </w:rPr>
  </w:style>
  <w:style w:type="paragraph" w:styleId="Textocomentario">
    <w:name w:val="annotation text"/>
    <w:basedOn w:val="Normal"/>
    <w:link w:val="TextocomentarioCar"/>
    <w:uiPriority w:val="99"/>
    <w:unhideWhenUsed w:val="1"/>
    <w:rsid w:val="00E535F8"/>
    <w:pPr>
      <w:spacing w:line="240" w:lineRule="auto"/>
    </w:pPr>
    <w:rPr>
      <w:sz w:val="20"/>
      <w:szCs w:val="20"/>
    </w:rPr>
  </w:style>
  <w:style w:type="character" w:styleId="TextocomentarioCar" w:customStyle="1">
    <w:name w:val="Texto comentario Car"/>
    <w:basedOn w:val="Fuentedeprrafopredeter"/>
    <w:link w:val="Textocomentario"/>
    <w:uiPriority w:val="99"/>
    <w:rsid w:val="00E535F8"/>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E535F8"/>
    <w:rPr>
      <w:b w:val="1"/>
      <w:bCs w:val="1"/>
    </w:rPr>
  </w:style>
  <w:style w:type="character" w:styleId="AsuntodelcomentarioCar" w:customStyle="1">
    <w:name w:val="Asunto del comentario Car"/>
    <w:basedOn w:val="TextocomentarioCar"/>
    <w:link w:val="Asuntodelcomentario"/>
    <w:uiPriority w:val="99"/>
    <w:semiHidden w:val="1"/>
    <w:rsid w:val="00E535F8"/>
    <w:rPr>
      <w:b w:val="1"/>
      <w:bCs w:val="1"/>
      <w:sz w:val="20"/>
      <w:szCs w:val="20"/>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T1S+XiCgpq+MMsvaWIF7Gc+hQ==">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2026-08-27T16:16:00Z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217cab2f-5653-4143-9fb1-f43c0769b2fb</vt:lpwstr>
  </property>
</Properties>
</file>